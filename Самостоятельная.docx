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rPr>
          <w:ins w:id="0" w:author="" w:date="2026-09-29T10:00:38Z"/>
        </w:rPr>
      </w:pPr>
      <w:r>
        <w:t>Самостоятельная работа по техническому регулированию в ИКТ</w:t>
      </w:r>
      <w:r>
        <w:br w:type="textWrapping"/>
      </w:r>
      <w:r>
        <w:br w:type="textWrapping"/>
      </w:r>
      <w:r>
        <w:br w:type="textWrapping"/>
      </w:r>
      <w:r>
        <w:t>Часть А. Теоретический тест</w:t>
      </w:r>
      <w:r>
        <w:br w:type="textWrapping"/>
      </w:r>
      <w:r>
        <w:t>Выберите один правильный вариант.</w:t>
      </w:r>
      <w:r>
        <w:br w:type="textWrapping"/>
      </w:r>
      <w:r>
        <w:br w:type="textWrapping"/>
      </w:r>
      <w:r>
        <w:t>А1. Какой документ обязателен для всех участников рынка?</w:t>
      </w:r>
      <w:r>
        <w:br w:type="textWrapping"/>
      </w:r>
      <w:del w:id="1" w:author="" w:date="2026-09-29T10:00:34Z">
        <w:r>
          <w:br w:type="textWrapping"/>
        </w:r>
        <w:r>
          <w:delText>·</w:delText>
        </w:r>
        <w:r>
          <w:delText xml:space="preserve"> </w:delText>
        </w:r>
        <w:r>
          <w:delText>а</w:delText>
        </w:r>
        <w:r>
          <w:delText>)</w:delText>
        </w:r>
        <w:r>
          <w:delText xml:space="preserve"> </w:delText>
        </w:r>
        <w:r>
          <w:delText>Г</w:delText>
        </w:r>
        <w:r>
          <w:delText>О</w:delText>
        </w:r>
        <w:r>
          <w:delText>С</w:delText>
        </w:r>
        <w:r>
          <w:delText>Т</w:delText>
        </w:r>
        <w:r>
          <w:delText xml:space="preserve"> </w:delText>
        </w:r>
        <w:r>
          <w:delText>Р</w:delText>
        </w:r>
      </w:del>
      <w:r>
        <w:br w:type="textWrapping"/>
      </w:r>
      <w:r>
        <w:t>· б) Технический регламент</w:t>
      </w:r>
      <w:r>
        <w:br w:type="textWrapping"/>
      </w:r>
      <w:del w:id="2" w:author="" w:date="2026-09-29T09:59:16Z">
        <w:r>
          <w:delText>·</w:delText>
        </w:r>
      </w:del>
      <w:del w:id="3" w:author="" w:date="2026-09-29T09:59:16Z">
        <w:r>
          <w:delText xml:space="preserve"> </w:delText>
        </w:r>
      </w:del>
      <w:del w:id="4" w:author="" w:date="2026-09-29T09:59:15Z">
        <w:r>
          <w:delText>в</w:delText>
        </w:r>
      </w:del>
      <w:del w:id="5" w:author="" w:date="2026-09-29T09:59:15Z">
        <w:r>
          <w:delText>)</w:delText>
        </w:r>
      </w:del>
      <w:del w:id="6" w:author="" w:date="2026-09-29T09:59:15Z">
        <w:r>
          <w:delText xml:space="preserve"> </w:delText>
        </w:r>
      </w:del>
      <w:del w:id="7" w:author="" w:date="2026-09-29T09:59:15Z">
        <w:r>
          <w:delText>С</w:delText>
        </w:r>
      </w:del>
      <w:del w:id="8" w:author="" w:date="2026-09-29T09:59:15Z">
        <w:r>
          <w:delText>Т</w:delText>
        </w:r>
      </w:del>
      <w:del w:id="9" w:author="" w:date="2026-09-29T09:59:14Z">
        <w:r>
          <w:delText>О</w:delText>
        </w:r>
      </w:del>
      <w:r>
        <w:br w:type="textWrapping"/>
      </w:r>
      <w:del w:id="10" w:author="" w:date="2026-09-29T09:59:17Z">
        <w:r>
          <w:delText>·</w:delText>
        </w:r>
      </w:del>
      <w:del w:id="11" w:author="" w:date="2026-09-29T09:59:17Z">
        <w:r>
          <w:delText xml:space="preserve"> </w:delText>
        </w:r>
        <w:r>
          <w:delText>г</w:delText>
        </w:r>
        <w:r>
          <w:delText>)</w:delText>
        </w:r>
        <w:r>
          <w:delText xml:space="preserve"> </w:delText>
        </w:r>
        <w:r>
          <w:delText>Т</w:delText>
        </w:r>
        <w:r>
          <w:delText>У</w:delText>
        </w:r>
      </w:del>
      <w:del w:id="12" w:author="" w:date="2026-09-29T10:00:33Z">
        <w:r>
          <w:br w:type="textWrapping"/>
        </w:r>
      </w:del>
      <w:r>
        <w:br w:type="textWrapping"/>
      </w:r>
      <w:r>
        <w:t>А2. Что такое ОКС?</w:t>
      </w:r>
      <w:r>
        <w:br w:type="textWrapping"/>
      </w:r>
      <w:r>
        <w:br w:type="textWrapping"/>
      </w:r>
      <w:r>
        <w:t>· а) Общероссийский классификатор стандартов</w:t>
      </w:r>
      <w:r>
        <w:br w:type="textWrapping"/>
      </w:r>
      <w:del w:id="13" w:author="" w:date="2026-09-29T10:00:30Z">
        <w:r>
          <w:delText>· б) Общероссийский классификатор продукции</w:delText>
        </w:r>
        <w:r>
          <w:br w:type="textWrapping"/>
        </w:r>
        <w:r>
          <w:delText>· в) Орган по контролю стандартов</w:delText>
        </w:r>
        <w:r>
          <w:br w:type="textWrapping"/>
        </w:r>
        <w:r>
          <w:delText>· г) Основной комплект схем</w:delText>
        </w:r>
        <w:r>
          <w:br w:type="textWrapping"/>
        </w:r>
      </w:del>
    </w:p>
    <w:p>
      <w:pPr>
        <w:pStyle w:val="P1"/>
        <w:rPr>
          <w:rtl w:val="0"/>
          <w:lang w:val="en-US" w:bidi="en-US" w:eastAsia="en-US"/>
          <w:ins w:id="14" w:author="" w:date="2026-09-29T10:19:15Z"/>
        </w:rPr>
      </w:pPr>
      <w:r>
        <w:br w:type="textWrapping"/>
      </w:r>
      <w:r>
        <w:t>А3. ГОСТ 34.601-90 регламентирует:</w:t>
      </w:r>
      <w:r>
        <w:br w:type="textWrapping"/>
      </w:r>
      <w:r>
        <w:br w:type="textWrapping"/>
      </w:r>
      <w:del w:id="15" w:author="" w:date="2026-09-29T10:00:51Z">
        <w:r>
          <w:delText>· а) стадии разработки ПО</w:delText>
        </w:r>
      </w:del>
      <w:r>
        <w:br w:type="textWrapping"/>
      </w:r>
      <w:r>
        <w:t>· б) стадии создания автоматизированных систем</w:t>
      </w:r>
      <w:r>
        <w:br w:type="textWrapping"/>
      </w:r>
      <w:del w:id="16" w:author="" w:date="2026-09-29T10:00:49Z">
        <w:r>
          <w:delText>· в) структуру ТУ</w:delText>
        </w:r>
        <w:r>
          <w:br w:type="textWrapping"/>
        </w:r>
        <w:r>
          <w:delText>· г) правила маркировки</w:delText>
        </w:r>
        <w:r>
          <w:br w:type="textWrapping"/>
        </w:r>
      </w:del>
      <w:r>
        <w:br w:type="textWrapping"/>
      </w:r>
      <w:r>
        <w:t>А4. Какой стандарт устанавливает стадии разработки программ?</w:t>
      </w:r>
      <w:r>
        <w:br w:type="textWrapping"/>
      </w:r>
      <w:r>
        <w:br w:type="textWrapping"/>
      </w:r>
      <w:del w:id="17" w:author="" w:date="2026-09-29T10:01:04Z">
        <w:r>
          <w:delText>· а) ГОСТ 34.602</w:delText>
        </w:r>
      </w:del>
      <w:r>
        <w:br w:type="textWrapping"/>
      </w:r>
      <w:r>
        <w:t>· б) ГОСТ 19.102-77</w:t>
      </w:r>
      <w:r>
        <w:br w:type="textWrapping"/>
      </w:r>
      <w:del w:id="18" w:author="" w:date="2026-09-29T10:01:01Z">
        <w:r>
          <w:delText>· в) ГОСТ 2.104</w:delText>
        </w:r>
        <w:r>
          <w:br w:type="textWrapping"/>
        </w:r>
        <w:r>
          <w:delText>· г) ГОСТ 8.417</w:delText>
        </w:r>
      </w:del>
      <w:r>
        <w:br w:type="textWrapping"/>
      </w:r>
      <w:r>
        <w:br w:type="textWrapping"/>
      </w:r>
      <w:r>
        <w:t>А5. Схема декларирования 3д применяется для:</w:t>
      </w:r>
      <w:r>
        <w:br w:type="textWrapping"/>
      </w:r>
      <w:del w:id="19" w:author="" w:date="2026-09-29T10:01:24Z">
        <w:r>
          <w:br w:type="textWrapping"/>
        </w:r>
      </w:del>
      <w:del w:id="20" w:author="" w:date="2026-09-29T10:01:23Z">
        <w:r>
          <w:delText>· а) партии товара</w:delText>
        </w:r>
        <w:r>
          <w:br w:type="textWrapping"/>
        </w:r>
        <w:r>
          <w:delText>· б) серийного выпуска</w:delText>
        </w:r>
      </w:del>
      <w:r>
        <w:br w:type="textWrapping"/>
      </w:r>
      <w:r>
        <w:t>· в) единичного изделия</w:t>
      </w:r>
      <w:r>
        <w:br w:type="textWrapping"/>
      </w:r>
      <w:del w:id="21" w:author="" w:date="2026-09-29T10:01:22Z">
        <w:r>
          <w:delText>· г) импортной продукции разово</w:delText>
        </w:r>
        <w:r>
          <w:br w:type="textWrapping"/>
        </w:r>
      </w:del>
      <w:r>
        <w:br w:type="textWrapping"/>
      </w:r>
      <w:r>
        <w:t>А6. Знак ЕАС подтверждает соответствие:</w:t>
      </w:r>
      <w:r>
        <w:br w:type="textWrapping"/>
      </w:r>
      <w:r>
        <w:br w:type="textWrapping"/>
      </w:r>
      <w:del w:id="22" w:author="" w:date="2026-09-29T10:01:37Z">
        <w:r>
          <w:delText>· а) только российским ГОСТам</w:delText>
        </w:r>
      </w:del>
      <w:r>
        <w:br w:type="textWrapping"/>
      </w:r>
      <w:r>
        <w:t>· б) техническим регламентам ЕАЭС</w:t>
      </w:r>
      <w:r>
        <w:br w:type="textWrapping"/>
      </w:r>
      <w:del w:id="23" w:author="" w:date="2026-09-29T10:01:35Z">
        <w:r>
          <w:delText>· в) международным стандартам ISO</w:delText>
        </w:r>
        <w:r>
          <w:br w:type="textWrapping"/>
        </w:r>
        <w:r>
          <w:delText>· г) требованиям Росаккредитации</w:delText>
        </w:r>
        <w:r>
          <w:br w:type="textWrapping"/>
        </w:r>
      </w:del>
      <w:r>
        <w:br w:type="textWrapping"/>
      </w:r>
      <w:r>
        <w:t>А7. Что такое аккредитация?</w:t>
      </w:r>
      <w:r>
        <w:br w:type="textWrapping"/>
      </w:r>
      <w:r>
        <w:br w:type="textWrapping"/>
      </w:r>
      <w:del w:id="24" w:author="" w:date="2026-09-29T10:01:50Z">
        <w:r>
          <w:delText>· а) выдача сертификата</w:delText>
        </w:r>
      </w:del>
      <w:r>
        <w:br w:type="textWrapping"/>
      </w:r>
      <w:r>
        <w:t>· б) официальное признание компетентности органа</w:t>
      </w:r>
      <w:r>
        <w:br w:type="textWrapping"/>
      </w:r>
      <w:del w:id="25" w:author="" w:date="2026-09-29T10:01:48Z">
        <w:r>
          <w:delText>· в) проверка продукции</w:delText>
        </w:r>
        <w:r>
          <w:br w:type="textWrapping"/>
        </w:r>
        <w:r>
          <w:delText>· г) регистрация декларации</w:delText>
        </w:r>
      </w:del>
      <w:r>
        <w:br w:type="textWrapping"/>
      </w:r>
      <w:r>
        <w:br w:type="textWrapping"/>
      </w:r>
      <w:r>
        <w:t>А8. ГОСТ 19.201-78 — это:</w:t>
      </w:r>
      <w:r>
        <w:br w:type="textWrapping"/>
      </w:r>
      <w:r>
        <w:br w:type="textWrapping"/>
      </w:r>
      <w:del w:id="26" w:author="" w:date="2026-09-29T10:01:58Z">
        <w:r>
          <w:delText>· а) Руководство оператора</w:delText>
        </w:r>
      </w:del>
      <w:r>
        <w:br w:type="textWrapping"/>
      </w:r>
      <w:r>
        <w:t>· б) Техническое задание</w:t>
      </w:r>
      <w:r>
        <w:br w:type="textWrapping"/>
      </w:r>
      <w:del w:id="27" w:author="" w:date="2026-09-29T10:01:56Z">
        <w:r>
          <w:delText>· в) Текст программы</w:delText>
        </w:r>
        <w:r>
          <w:br w:type="textWrapping"/>
        </w:r>
        <w:r>
          <w:delText>· г) Пояснительная записка</w:delText>
        </w:r>
      </w:del>
      <w:r>
        <w:br w:type="textWrapping"/>
      </w:r>
      <w:r>
        <w:br w:type="textWrapping"/>
      </w:r>
      <w:r>
        <w:t>А9. В шифре «ГОСТ Р 54872-2011» число 2011 означает:</w:t>
      </w:r>
      <w:r>
        <w:br w:type="textWrapping"/>
      </w:r>
      <w:r>
        <w:br w:type="textWrapping"/>
      </w:r>
      <w:del w:id="28" w:author="" w:date="2026-09-29T10:02:16Z">
        <w:r>
          <w:delText>· а) номер стандарта</w:delText>
        </w:r>
      </w:del>
      <w:del w:id="29" w:author="" w:date="2026-09-29T10:02:22Z">
        <w:r>
          <w:br w:type="textWrapping"/>
        </w:r>
        <w:r>
          <w:delText>· б) год утверждения</w:delText>
        </w:r>
      </w:del>
      <w:r>
        <w:br w:type="textWrapping"/>
      </w:r>
      <w:r>
        <w:t>· в) код ОКС</w:t>
      </w:r>
      <w:r>
        <w:br w:type="textWrapping"/>
      </w:r>
      <w:del w:id="30" w:author="" w:date="2026-09-29T10:02:15Z">
        <w:r>
          <w:delText>· г) количество страниц</w:delText>
        </w:r>
      </w:del>
      <w:r>
        <w:br w:type="textWrapping"/>
      </w:r>
      <w:r>
        <w:br w:type="textWrapping"/>
      </w:r>
      <w:r>
        <w:t>А10. Параметрический ряд — это:</w:t>
      </w:r>
      <w:r>
        <w:br w:type="textWrapping"/>
      </w:r>
      <w:r>
        <w:br w:type="textWrapping"/>
      </w:r>
      <w:del w:id="31" w:author="" w:date="2026-09-29T10:02:48Z">
        <w:r>
          <w:delText>· а) список ГОСТов</w:delText>
        </w:r>
      </w:del>
      <w:r>
        <w:br w:type="textWrapping"/>
      </w:r>
      <w:r>
        <w:t>· б) упорядоченная совокупность числовых значений параметров</w:t>
      </w:r>
      <w:r>
        <w:br w:type="textWrapping"/>
      </w:r>
      <w:del w:id="32" w:author="" w:date="2026-09-29T10:02:47Z">
        <w:r>
          <w:delText>· в) перечень сертификатов</w:delText>
        </w:r>
        <w:r>
          <w:br w:type="textWrapping"/>
        </w:r>
        <w:r>
          <w:delText>· г) иерархия стандартов</w:delText>
        </w:r>
        <w:r>
          <w:br w:type="textWrapping"/>
        </w:r>
      </w:del>
      <w:r>
        <w:br w:type="textWrapping"/>
      </w:r>
      <w:r>
        <w:t>---</w:t>
      </w:r>
      <w:r>
        <w:br w:type="textWrapping"/>
      </w:r>
      <w:r>
        <w:br w:type="textWrapping"/>
      </w:r>
      <w:r>
        <w:t>Часть Б. Терминологический диктант</w:t>
      </w:r>
      <w:r>
        <w:br w:type="textWrapping"/>
      </w:r>
      <w:r>
        <w:br w:type="textWrapping"/>
      </w:r>
      <w:r>
        <w:t xml:space="preserve">Дайте определение. </w:t>
      </w:r>
      <w:r>
        <w:br w:type="textWrapping"/>
      </w:r>
      <w:r>
        <w:br w:type="textWrapping"/>
      </w:r>
      <w:r>
        <w:t>1. Декларация о соответствии —</w:t>
      </w:r>
      <w:ins w:id="33" w:author="" w:date="2026-09-29T10:12:05Z">
        <w:r>
          <w:rPr>
            <w:rtl w:val="0"/>
            <w:lang w:val="en-US" w:bidi="en-US" w:eastAsia="en-US"/>
          </w:rPr>
          <w:t xml:space="preserve"> </w:t>
        </w:r>
        <w:bookmarkStart w:id="0" w:name="_dx_frag_StartFragment"/>
        <w:bookmarkEnd w:id="0"/>
        <w:bookmarkStart w:id="1" w:name="_dx_frag_EndFragment"/>
        <w:bookmarkEnd w:id="1"/>
      </w:ins>
      <w:ins w:id="34" w:author="" w:date="2026-09-29T10:15:11Z">
        <w:r>
          <w:rPr>
            <w:rtl w:val="0"/>
            <w:lang w:val="en-US" w:bidi="en-US" w:eastAsia="en-US"/>
          </w:rPr>
          <w:t>документ, которым изготовитель или поставщик заявляет, что продукция соответствует требованиям применимых технических регламентов и иных нормативных документов</w:t>
        </w:r>
      </w:ins>
    </w:p>
    <w:p>
      <w:pPr>
        <w:pStyle w:val="P1"/>
        <w:rPr>
          <w:rtl w:val="0"/>
          <w:lang w:val="en-US" w:bidi="en-US" w:eastAsia="en-US"/>
          <w:ins w:id="35" w:author="" w:date="2026-09-29T10:19:16Z"/>
        </w:rPr>
      </w:pPr>
      <w:r>
        <w:br w:type="textWrapping"/>
      </w:r>
      <w:r>
        <w:t>2. Сертификат соответствия —</w:t>
      </w:r>
      <w:ins w:id="36" w:author="" w:date="2026-09-29T10:18:04Z">
        <w:r>
          <w:rPr>
            <w:rtl w:val="0"/>
            <w:lang w:val="en-US" w:bidi="en-US" w:eastAsia="en-US"/>
          </w:rPr>
          <w:t xml:space="preserve"> </w:t>
        </w:r>
      </w:ins>
      <w:ins w:id="37" w:author="" w:date="2026-09-29T10:18:04Z">
        <w:r>
          <w:rPr>
            <w:rtl w:val="0"/>
            <w:lang w:val="en-US" w:bidi="en-US" w:eastAsia="en-US"/>
          </w:rPr>
          <w:t>документ, выданный аккредитованным органом по сертификации и подтверждающий соответствие продукции установленным требованиям по результатам предусмотренной процедуры и испытаний</w:t>
        </w:r>
      </w:ins>
      <w:r>
        <w:br w:type="textWrapping"/>
      </w:r>
      <w:r>
        <w:t>3. Заявитель —</w:t>
      </w:r>
      <w:ins w:id="38" w:author="" w:date="2026-09-29T10:18:18Z">
        <w:r>
          <w:rPr>
            <w:rtl w:val="0"/>
            <w:lang w:val="en-US" w:bidi="en-US" w:eastAsia="en-US"/>
          </w:rPr>
          <w:t xml:space="preserve"> </w:t>
        </w:r>
      </w:ins>
      <w:ins w:id="39" w:author="" w:date="2026-09-29T10:18:19Z">
        <w:r>
          <w:rPr>
            <w:rtl w:val="0"/>
            <w:lang w:val="en-US" w:bidi="en-US" w:eastAsia="en-US"/>
          </w:rPr>
          <w:t>изготовитель, продавец, импортёр или уполномоченное ими лицо, которое обращается за подтверждением соответствия и несёт ответственность за соответствие продукции</w:t>
        </w:r>
      </w:ins>
    </w:p>
    <w:p>
      <w:pPr>
        <w:pStyle w:val="P1"/>
        <w:rPr>
          <w:rtl w:val="0"/>
          <w:lang w:val="en-US" w:bidi="en-US" w:eastAsia="en-US"/>
          <w:ins w:id="40" w:author="" w:date="2026-09-29T10:19:18Z"/>
        </w:rPr>
      </w:pPr>
      <w:r>
        <w:br w:type="textWrapping"/>
      </w:r>
      <w:r>
        <w:t>4. Схема подтверждения соответствия —</w:t>
      </w:r>
      <w:ins w:id="41" w:author="" w:date="2026-09-29T10:18:22Z">
        <w:r>
          <w:rPr>
            <w:rtl w:val="0"/>
            <w:lang w:val="en-US" w:bidi="en-US" w:eastAsia="en-US"/>
          </w:rPr>
          <w:t xml:space="preserve"> </w:t>
        </w:r>
      </w:ins>
      <w:ins w:id="42" w:author="" w:date="2026-09-29T10:18:39Z">
        <w:r>
          <w:rPr>
            <w:rtl w:val="0"/>
            <w:lang w:val="en-US" w:bidi="en-US" w:eastAsia="en-US"/>
          </w:rPr>
          <w:t>установленный набор процедур подтверждения соответствия: анализ документов, отбор образцов, испытания, контроль производства и оформление декларации или сертификата</w:t>
        </w:r>
      </w:ins>
    </w:p>
    <w:p>
      <w:pPr>
        <w:pStyle w:val="P1"/>
        <w:rPr>
          <w:rtl w:val="0"/>
          <w:lang w:val="en-US" w:bidi="en-US" w:eastAsia="en-US"/>
          <w:ins w:id="43" w:author="" w:date="2026-09-29T10:19:20Z"/>
        </w:rPr>
      </w:pPr>
      <w:r>
        <w:br w:type="textWrapping"/>
      </w:r>
      <w:r>
        <w:t>5. Аккредитация —</w:t>
      </w:r>
      <w:ins w:id="44" w:author="" w:date="2026-09-29T10:18:55Z">
        <w:r>
          <w:rPr>
            <w:rtl w:val="0"/>
            <w:lang w:val="en-US" w:bidi="en-US" w:eastAsia="en-US"/>
          </w:rPr>
          <w:t xml:space="preserve"> </w:t>
        </w:r>
      </w:ins>
      <w:ins w:id="45" w:author="" w:date="2026-09-29T10:18:56Z">
        <w:r>
          <w:rPr>
            <w:rtl w:val="0"/>
            <w:lang w:val="en-US" w:bidi="en-US" w:eastAsia="en-US"/>
          </w:rPr>
          <w:t>официальное признание аккредитующим органом компетентности организации выполнять определённые работы по оценке соответствия</w:t>
        </w:r>
      </w:ins>
    </w:p>
    <w:p>
      <w:pPr>
        <w:pStyle w:val="P1"/>
        <w:rPr>
          <w:rtl w:val="0"/>
          <w:lang w:val="en-US" w:bidi="en-US" w:eastAsia="en-US"/>
          <w:ins w:id="46" w:author="" w:date="2026-09-29T10:19:21Z"/>
        </w:rPr>
      </w:pPr>
      <w:r>
        <w:br w:type="textWrapping"/>
      </w:r>
      <w:r>
        <w:t>6. Унификация —</w:t>
      </w:r>
      <w:ins w:id="47" w:author="" w:date="2026-09-29T10:19:09Z">
        <w:r>
          <w:rPr>
            <w:rtl w:val="0"/>
            <w:lang w:val="en-US" w:bidi="en-US" w:eastAsia="en-US"/>
          </w:rPr>
          <w:t xml:space="preserve"> </w:t>
        </w:r>
      </w:ins>
      <w:ins w:id="48" w:author="" w:date="2026-09-29T10:19:11Z">
        <w:r>
          <w:rPr>
            <w:rtl w:val="0"/>
            <w:lang w:val="en-US" w:bidi="en-US" w:eastAsia="en-US"/>
          </w:rPr>
          <w:t>приведение объектов, процессов или документов к рациональному единообразию с сокращением необоснованного разнообразия</w:t>
        </w:r>
      </w:ins>
    </w:p>
    <w:p>
      <w:pPr>
        <w:pStyle w:val="P1"/>
        <w:rPr>
          <w:ins w:id="49" w:author="" w:date="2026-09-29T10:19:23Z"/>
        </w:rPr>
      </w:pPr>
      <w:r>
        <w:br w:type="textWrapping"/>
      </w:r>
      <w:r>
        <w:t>7. Технические условия (ТУ) —</w:t>
      </w:r>
      <w:ins w:id="50" w:author="" w:date="2026-09-29T10:19:24Z">
        <w:r>
          <w:rPr>
            <w:rtl w:val="0"/>
            <w:lang w:val="en-US" w:bidi="en-US" w:eastAsia="en-US"/>
          </w:rPr>
          <w:t xml:space="preserve"> </w:t>
        </w:r>
      </w:ins>
      <w:ins w:id="51" w:author="" w:date="2026-09-29T10:19:36Z">
        <w:r>
          <w:rPr>
            <w:rtl w:val="0"/>
            <w:lang w:val="en-US" w:bidi="en-US" w:eastAsia="en-US"/>
          </w:rPr>
          <w:t>технический документ, устанавливающий требования к конкретной продукции, а также правила её изготовления, контроля, приёмки, хранения и поставки</w:t>
        </w:r>
      </w:ins>
    </w:p>
    <w:p>
      <w:pPr>
        <w:pStyle w:val="P1"/>
        <w:rPr>
          <w:rtl w:val="0"/>
          <w:lang w:val="en-US" w:bidi="en-US" w:eastAsia="en-US"/>
          <w:ins w:id="52" w:author="" w:date="2026-09-29T10:22:38Z"/>
        </w:rPr>
      </w:pPr>
      <w:r>
        <w:br w:type="textWrapping"/>
      </w:r>
      <w:r>
        <w:t>8. ЕСПД —</w:t>
      </w:r>
      <w:ins w:id="53" w:author="" w:date="2026-09-29T10:19:52Z">
        <w:r>
          <w:rPr>
            <w:rtl w:val="0"/>
            <w:lang w:val="en-US" w:bidi="en-US" w:eastAsia="en-US"/>
          </w:rPr>
          <w:t xml:space="preserve"> </w:t>
        </w:r>
      </w:ins>
      <w:ins w:id="54" w:author="" w:date="2026-09-29T10:19:56Z">
        <w:r>
          <w:rPr>
            <w:rtl w:val="0"/>
            <w:lang w:val="ru-RU" w:bidi="ru-RU" w:eastAsia="ru-RU"/>
          </w:rPr>
          <w:t>е</w:t>
        </w:r>
      </w:ins>
      <w:ins w:id="55" w:author="" w:date="2026-09-29T10:19:50Z">
        <w:r>
          <w:t>диная система программной документации — комплекс взаимосвязанных стандартов, определяющих виды, содержание, структуру, обозначение и оформление программной документации</w:t>
        </w:r>
      </w:ins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Часть В. Практические задания </w:t>
      </w:r>
      <w:r>
        <w:br w:type="textWrapping"/>
      </w:r>
      <w:r>
        <w:t xml:space="preserve"> </w:t>
      </w:r>
      <w:r>
        <w:br w:type="textWrapping"/>
      </w:r>
      <w:r>
        <w:t>Задание В1 Классификация стандартов</w:t>
      </w:r>
      <w:r>
        <w:br w:type="textWrapping"/>
      </w:r>
      <w:r>
        <w:br w:type="textWrapping"/>
      </w:r>
      <w:r>
        <w:t>Соотнесите стандарт с его видом. Заполните таблицу:</w:t>
      </w:r>
      <w:r>
        <w:br w:type="textWrapping"/>
      </w:r>
      <w:r>
        <w:br w:type="textWrapping"/>
      </w:r>
      <w:r>
        <w:t>Стандарт Вид стандарта (основополагающий / на продукцию / на процессы / на методы испытаний)</w:t>
      </w:r>
      <w:r>
        <w:br w:type="textWrapping"/>
      </w:r>
      <w:r>
        <w:t xml:space="preserve">ГОСТ Р 54872-2011 «ИКТ. Термины» </w:t>
      </w:r>
      <w:ins w:id="56" w:author="" w:date="2026-09-29T10:20:41Z">
        <w:r>
          <w:rPr>
            <w:rtl w:val="0"/>
            <w:lang w:val="ru-RU" w:bidi="ru-RU" w:eastAsia="ru-RU"/>
          </w:rPr>
          <w:t>- основопологающий</w:t>
        </w:r>
      </w:ins>
      <w:r>
        <w:br w:type="textWrapping"/>
      </w:r>
      <w:r>
        <w:t xml:space="preserve">ГОСТ 19.102-77 </w:t>
      </w:r>
      <w:ins w:id="57" w:author="" w:date="2026-09-29T10:20:50Z">
        <w:r>
          <w:rPr>
            <w:rtl w:val="0"/>
            <w:lang w:val="ru-RU" w:bidi="ru-RU" w:eastAsia="ru-RU"/>
          </w:rPr>
          <w:t xml:space="preserve">- </w:t>
        </w:r>
      </w:ins>
      <w:ins w:id="58" w:author="" w:date="2026-09-29T10:20:59Z">
        <w:r>
          <w:rPr>
            <w:rtl w:val="0"/>
            <w:lang w:val="ru-RU" w:bidi="ru-RU" w:eastAsia="ru-RU"/>
          </w:rPr>
          <w:t>на процессы</w:t>
        </w:r>
      </w:ins>
      <w:r>
        <w:br w:type="textWrapping"/>
      </w:r>
      <w:r>
        <w:t xml:space="preserve">ГОСТ 34.601-90 </w:t>
      </w:r>
      <w:ins w:id="59" w:author="" w:date="2026-09-29T10:20:52Z">
        <w:r>
          <w:rPr>
            <w:rtl w:val="0"/>
            <w:lang w:val="ru-RU" w:bidi="ru-RU" w:eastAsia="ru-RU"/>
          </w:rPr>
          <w:t xml:space="preserve">- </w:t>
        </w:r>
      </w:ins>
      <w:ins w:id="60" w:author="" w:date="2026-09-29T10:21:03Z">
        <w:r>
          <w:rPr>
            <w:rtl w:val="0"/>
            <w:lang w:val="ru-RU" w:bidi="ru-RU" w:eastAsia="ru-RU"/>
          </w:rPr>
          <w:t>на процессы</w:t>
        </w:r>
      </w:ins>
      <w:r>
        <w:br w:type="textWrapping"/>
      </w:r>
      <w:r>
        <w:t xml:space="preserve">ГОСТ 2.104-2006 </w:t>
      </w:r>
      <w:ins w:id="61" w:author="" w:date="2026-09-29T10:20:55Z">
        <w:r>
          <w:rPr>
            <w:rtl w:val="0"/>
            <w:lang w:val="ru-RU" w:bidi="ru-RU" w:eastAsia="ru-RU"/>
          </w:rPr>
          <w:t xml:space="preserve">- </w:t>
        </w:r>
      </w:ins>
      <w:ins w:id="62" w:author="" w:date="2026-09-29T10:21:07Z">
        <w:r>
          <w:rPr>
            <w:rtl w:val="0"/>
            <w:lang w:val="ru-RU" w:bidi="ru-RU" w:eastAsia="ru-RU"/>
          </w:rPr>
          <w:t>основопологающий</w:t>
        </w:r>
      </w:ins>
      <w:r>
        <w:br w:type="textWrapping"/>
      </w:r>
      <w:r>
        <w:br w:type="textWrapping"/>
      </w:r>
      <w:r>
        <w:t>Вопрос: почему ГОСТ Р 54872-2011 имеет код ОКС 35.020? Что означает этот код?</w:t>
      </w:r>
      <w:r>
        <w:br w:type="textWrapping"/>
      </w:r>
      <w:r>
        <w:br w:type="textWrapping"/>
      </w:r>
      <w:del w:id="63" w:author="" w:date="2026-09-29T10:22:02Z">
        <w:r>
          <w:delText>---</w:delText>
        </w:r>
      </w:del>
      <w:ins w:id="64" w:author="" w:date="2026-09-29T10:22:02Z">
        <w:r>
          <w:t xml:space="preserve">ГОСТ Р 54872-2011 имеет код ОКС 35.020, потому что он относится к общим вопросам информационных технологий и терминологии ИКТ. В коде 35 обозначена область </w:t>
        </w:r>
      </w:ins>
      <w:ins w:id="65" w:author="" w:date="2026-09-29T10:22:16Z">
        <w:r>
          <w:rPr>
            <w:rtl w:val="0"/>
            <w:lang w:val="ru-RU" w:bidi="ru-RU" w:eastAsia="ru-RU"/>
          </w:rPr>
          <w:t>и</w:t>
        </w:r>
      </w:ins>
      <w:ins w:id="66" w:author="" w:date="2026-09-29T10:22:02Z">
        <w:r>
          <w:t>нформационные технологии</w:t>
        </w:r>
        <w:r>
          <w:t xml:space="preserve">, а 35.020 </w:t>
        </w:r>
        <w:r>
          <w:t>общие вопросы информационных технологий</w:t>
        </w:r>
      </w:ins>
      <w:r>
        <w:br w:type="textWrapping"/>
      </w:r>
      <w:r>
        <w:br w:type="textWrapping"/>
      </w:r>
      <w:r>
        <w:t>Задание В2 . Схемы декларирования</w:t>
      </w:r>
      <w:r>
        <w:br w:type="textWrapping"/>
      </w:r>
      <w:r>
        <w:br w:type="textWrapping"/>
      </w:r>
      <w:r>
        <w:t>Вы — импортёр. Вам привезли партию из 100 USB-хабов из Китая для разовой продажи.</w:t>
      </w:r>
      <w:r>
        <w:br w:type="textWrapping"/>
      </w:r>
      <w:r>
        <w:br w:type="textWrapping"/>
      </w:r>
      <w:r>
        <w:t>а) Какую схему декларирования вы выберете: 3д или 4д? Обоснуйте.</w:t>
      </w:r>
      <w:ins w:id="67" w:author="" w:date="2026-09-29T10:22:37Z">
        <w:r>
          <w:rPr>
            <w:rtl w:val="0"/>
            <w:lang w:val="en-US" w:bidi="en-US" w:eastAsia="en-US"/>
          </w:rPr>
          <w:t xml:space="preserve"> -</w:t>
        </w:r>
      </w:ins>
      <w:ins w:id="68" w:author="" w:date="2026-09-29T10:23:31Z">
        <w:r>
          <w:rPr>
            <w:rtl w:val="0"/>
            <w:lang w:val="en-US" w:bidi="en-US" w:eastAsia="en-US"/>
          </w:rPr>
          <w:t xml:space="preserve"> </w:t>
        </w:r>
      </w:ins>
      <w:ins w:id="69" w:author="" w:date="2026-09-29T10:23:32Z">
        <w:r>
          <w:rPr>
            <w:rtl w:val="0"/>
            <w:lang w:val="en-US" w:bidi="en-US" w:eastAsia="en-US"/>
          </w:rPr>
          <w:t>выбирается схема 4д, поскольку речь идёт о конкретной партии товара для разовой продажи. Схема 3д применяется главным образом для серийно выпускаемой продукции и предполагает подтверждение соответствия продукции серийного производства</w:t>
        </w:r>
      </w:ins>
    </w:p>
    <w:p>
      <w:pPr>
        <w:pStyle w:val="P1"/>
        <w:rPr>
          <w:rtl w:val="0"/>
          <w:lang w:val="en-US" w:bidi="en-US" w:eastAsia="en-US"/>
          <w:ins w:id="70" w:author="" w:date="2026-09-29T10:24:46Z"/>
        </w:rPr>
      </w:pPr>
      <w:r>
        <w:br w:type="textWrapping"/>
      </w:r>
      <w:r>
        <w:t>б) Напишите пошаговый алгоритм действий (не менее 4 шагов): от прибытия товара до получения зарегистрированной декларации.</w:t>
      </w:r>
      <w:ins w:id="71" w:author="" w:date="2026-09-29T10:22:41Z">
        <w:r>
          <w:rPr>
            <w:rtl w:val="0"/>
            <w:lang w:val="en-US" w:bidi="en-US" w:eastAsia="en-US"/>
          </w:rPr>
          <w:t xml:space="preserve"> -</w:t>
        </w:r>
      </w:ins>
      <w:ins w:id="72" w:author="" w:date="2026-09-29T10:24:45Z">
        <w:r>
          <w:rPr>
            <w:rtl w:val="0"/>
            <w:lang w:val="en-US" w:bidi="en-US" w:eastAsia="en-US"/>
          </w:rPr>
          <w:t xml:space="preserve"> </w:t>
        </w:r>
      </w:ins>
    </w:p>
    <w:p>
      <w:pPr>
        <w:pStyle w:val="P1"/>
        <w:rPr>
          <w:rtl w:val="0"/>
          <w:lang w:val="en-US" w:bidi="en-US" w:eastAsia="en-US"/>
          <w:ins w:id="73" w:author="" w:date="2026-09-29T10:24:47Z"/>
        </w:rPr>
      </w:pPr>
      <w:ins w:id="74" w:author="" w:date="2026-09-29T10:24:47Z">
        <w:r>
          <w:rPr>
            <w:rtl w:val="0"/>
            <w:lang w:val="en-US" w:bidi="en-US" w:eastAsia="en-US"/>
          </w:rPr>
          <w:t>1. Определить характеристики USB-хабов и применимые технические регламенты ЕАЭС, прежде всего требования к низковольтному оборудованию и, при наличии оснований, к электромагнитной совместимости</w:t>
        </w:r>
      </w:ins>
    </w:p>
    <w:p>
      <w:pPr>
        <w:pStyle w:val="P1"/>
        <w:rPr>
          <w:rtl w:val="0"/>
          <w:lang w:val="en-US" w:bidi="en-US" w:eastAsia="en-US"/>
          <w:ins w:id="75" w:author="" w:date="2026-09-29T10:24:47Z"/>
        </w:rPr>
      </w:pPr>
    </w:p>
    <w:p>
      <w:pPr>
        <w:pStyle w:val="P1"/>
        <w:rPr>
          <w:rtl w:val="0"/>
          <w:lang w:val="en-US" w:bidi="en-US" w:eastAsia="en-US"/>
          <w:ins w:id="76" w:author="" w:date="2026-09-29T10:24:59Z"/>
        </w:rPr>
      </w:pPr>
      <w:ins w:id="77" w:author="" w:date="2026-09-29T10:24:47Z">
        <w:r>
          <w:rPr>
            <w:rtl w:val="0"/>
            <w:lang w:val="en-US" w:bidi="en-US" w:eastAsia="en-US"/>
          </w:rPr>
          <w:t>2. Собрать документы на товар и партию</w:t>
        </w:r>
      </w:ins>
    </w:p>
    <w:p>
      <w:pPr>
        <w:pStyle w:val="P1"/>
        <w:rPr>
          <w:rtl w:val="0"/>
          <w:lang w:val="en-US" w:bidi="en-US" w:eastAsia="en-US"/>
          <w:ins w:id="78" w:author="" w:date="2026-09-29T10:24:47Z"/>
        </w:rPr>
      </w:pPr>
    </w:p>
    <w:p>
      <w:pPr>
        <w:pStyle w:val="P1"/>
        <w:rPr>
          <w:rtl w:val="0"/>
          <w:lang w:val="en-US" w:bidi="en-US" w:eastAsia="en-US"/>
          <w:ins w:id="79" w:author="" w:date="2026-09-29T10:24:47Z"/>
        </w:rPr>
      </w:pPr>
      <w:ins w:id="80" w:author="" w:date="2026-09-29T10:24:47Z">
        <w:r>
          <w:rPr>
            <w:rtl w:val="0"/>
            <w:lang w:val="en-US" w:bidi="en-US" w:eastAsia="en-US"/>
          </w:rPr>
          <w:t>3. Выбрать аккредитованную испытательную лабораторию и отобрать образцы из партии для проведения необходимых испытаний</w:t>
        </w:r>
      </w:ins>
    </w:p>
    <w:p>
      <w:pPr>
        <w:pStyle w:val="P1"/>
        <w:rPr>
          <w:rtl w:val="0"/>
          <w:lang w:val="en-US" w:bidi="en-US" w:eastAsia="en-US"/>
          <w:ins w:id="81" w:author="" w:date="2026-09-29T10:24:47Z"/>
        </w:rPr>
      </w:pPr>
    </w:p>
    <w:p>
      <w:pPr>
        <w:pStyle w:val="P1"/>
        <w:rPr>
          <w:rtl w:val="0"/>
          <w:lang w:val="en-US" w:bidi="en-US" w:eastAsia="en-US"/>
          <w:ins w:id="82" w:author="" w:date="2026-09-29T10:24:47Z"/>
        </w:rPr>
      </w:pPr>
      <w:ins w:id="83" w:author="" w:date="2026-09-29T10:24:47Z">
        <w:r>
          <w:rPr>
            <w:rtl w:val="0"/>
            <w:lang w:val="en-US" w:bidi="en-US" w:eastAsia="en-US"/>
          </w:rPr>
          <w:t>4. Получить протоколы испытаний и сформировать доказательственные материалы</w:t>
        </w:r>
        <w:r>
          <w:rPr>
            <w:rtl w:val="0"/>
            <w:lang w:val="en-US" w:bidi="en-US" w:eastAsia="en-US"/>
          </w:rPr>
          <w:t xml:space="preserve"> подтверждающие соответствие продукции требованиям регламентов</w:t>
        </w:r>
      </w:ins>
    </w:p>
    <w:p>
      <w:pPr>
        <w:pStyle w:val="P1"/>
        <w:rPr>
          <w:rtl w:val="0"/>
          <w:lang w:val="en-US" w:bidi="en-US" w:eastAsia="en-US"/>
          <w:ins w:id="84" w:author="" w:date="2026-09-29T10:24:47Z"/>
        </w:rPr>
      </w:pPr>
    </w:p>
    <w:p>
      <w:pPr>
        <w:pStyle w:val="P1"/>
        <w:rPr>
          <w:rtl w:val="0"/>
          <w:lang w:val="en-US" w:bidi="en-US" w:eastAsia="en-US"/>
          <w:ins w:id="85" w:author="" w:date="2026-09-29T10:24:47Z"/>
        </w:rPr>
      </w:pPr>
      <w:ins w:id="86" w:author="" w:date="2026-09-29T10:24:47Z">
        <w:r>
          <w:rPr>
            <w:rtl w:val="0"/>
            <w:lang w:val="en-US" w:bidi="en-US" w:eastAsia="en-US"/>
          </w:rPr>
          <w:t>5. Оформить заявление и декларацию по установленной форме</w:t>
        </w:r>
        <w:r>
          <w:rPr>
            <w:rtl w:val="0"/>
            <w:lang w:val="en-US" w:bidi="en-US" w:eastAsia="en-US"/>
          </w:rPr>
          <w:t xml:space="preserve"> указав изготовителя, импортёра, продукцию, партию и выбранную схему 4д</w:t>
        </w:r>
      </w:ins>
    </w:p>
    <w:p>
      <w:pPr>
        <w:pStyle w:val="P1"/>
        <w:rPr>
          <w:rtl w:val="0"/>
          <w:lang w:val="en-US" w:bidi="en-US" w:eastAsia="en-US"/>
          <w:ins w:id="87" w:author="" w:date="2026-09-29T10:24:47Z"/>
        </w:rPr>
      </w:pPr>
    </w:p>
    <w:p>
      <w:pPr>
        <w:pStyle w:val="P1"/>
        <w:rPr>
          <w:rtl w:val="0"/>
          <w:lang w:val="en-US" w:bidi="en-US" w:eastAsia="en-US"/>
          <w:ins w:id="88" w:author="" w:date="2026-09-29T10:25:42Z"/>
        </w:rPr>
      </w:pPr>
      <w:ins w:id="89" w:author="" w:date="2026-09-29T10:24:47Z">
        <w:r>
          <w:rPr>
            <w:rtl w:val="0"/>
            <w:lang w:val="en-US" w:bidi="en-US" w:eastAsia="en-US"/>
          </w:rPr>
          <w:t>6. Подать документы на регистрацию декларации в установленном электронном порядке. После регистрации нанести знак EAC</w:t>
        </w:r>
      </w:ins>
    </w:p>
    <w:p>
      <w:pPr>
        <w:pStyle w:val="P1"/>
        <w:rPr>
          <w:rtl w:val="0"/>
          <w:lang w:val="en-US" w:bidi="en-US" w:eastAsia="en-US"/>
          <w:ins w:id="90" w:author="" w:date="2026-09-29T10:28:42Z"/>
        </w:rPr>
      </w:pPr>
      <w:r>
        <w:br w:type="textWrapping"/>
      </w:r>
      <w:r>
        <w:t>в) Что произойдёт, если вы выберете неверную схему?</w:t>
      </w:r>
      <w:ins w:id="91" w:author="" w:date="2026-09-29T10:22:46Z">
        <w:r>
          <w:rPr>
            <w:rtl w:val="0"/>
            <w:lang w:val="en-US" w:bidi="en-US" w:eastAsia="en-US"/>
          </w:rPr>
          <w:t xml:space="preserve"> -</w:t>
        </w:r>
      </w:ins>
      <w:ins w:id="92" w:author="" w:date="2026-09-29T10:26:23Z">
        <w:r>
          <w:rPr>
            <w:rtl w:val="0"/>
            <w:lang w:val="en-US" w:bidi="en-US" w:eastAsia="en-US"/>
          </w:rPr>
          <w:t xml:space="preserve"> </w:t>
        </w:r>
      </w:ins>
      <w:ins w:id="93" w:author="" w:date="2026-09-29T10:26:24Z">
        <w:r>
          <w:rPr>
            <w:rtl w:val="0"/>
            <w:lang w:val="en-US" w:bidi="en-US" w:eastAsia="en-US"/>
          </w:rPr>
          <w:t>при выборе неверной схемы декларация может быть не зарегистрирована либо признана оформленной с нарушением требований. Это создаёт риск запрета выпуска партии, приостановки или изъятия товара, административной ответственности и необходимости повторного подтверждения соответствия</w:t>
        </w:r>
      </w:ins>
      <w:r>
        <w:br w:type="textWrapping"/>
      </w:r>
      <w:r>
        <w:br w:type="textWrapping"/>
      </w:r>
      <w:del w:id="94" w:author="" w:date="2026-09-29T10:22:50Z">
        <w:r>
          <w:delText>---</w:delText>
        </w:r>
      </w:del>
      <w:r>
        <w:br w:type="textWrapping"/>
      </w:r>
      <w:r>
        <w:br w:type="textWrapping"/>
      </w:r>
      <w:r>
        <w:t>Задание В3 . Маркировка и штрихкод</w:t>
      </w:r>
      <w:r>
        <w:br w:type="textWrapping"/>
      </w:r>
      <w:r>
        <w:br w:type="textWrapping"/>
      </w:r>
      <w:r>
        <w:t>Дана упаковка с маркировкой: EAC | 4601234567890</w:t>
      </w:r>
      <w:r>
        <w:br w:type="textWrapping"/>
      </w:r>
      <w:r>
        <w:br w:type="textWrapping"/>
      </w:r>
      <w:r>
        <w:t>а) Что означает знак EAC? В рамках какого регламента он наносится на электронику?</w:t>
      </w:r>
      <w:ins w:id="95" w:author="" w:date="2026-09-29T10:28:41Z">
        <w:r>
          <w:rPr>
            <w:rtl w:val="0"/>
            <w:lang w:val="en-US" w:bidi="en-US" w:eastAsia="en-US"/>
          </w:rPr>
          <w:t xml:space="preserve"> - </w:t>
        </w:r>
      </w:ins>
    </w:p>
    <w:p>
      <w:pPr>
        <w:pStyle w:val="P1"/>
        <w:rPr>
          <w:ins w:id="96" w:author="" w:date="2026-09-29T10:28:45Z"/>
        </w:rPr>
      </w:pPr>
      <w:ins w:id="97" w:author="" w:date="2026-09-29T10:28:43Z">
        <w:r>
          <w:t xml:space="preserve">знак EAC означает, что продукция прошла предусмотренную оценку соответствия требованиям применимых технических регламентов Евразийского экономического союза. Для USB-хаба основным обычно является ТР ТС </w:t>
        </w:r>
        <w:r>
          <w:t xml:space="preserve"> </w:t>
        </w:r>
      </w:ins>
      <w:ins w:id="98" w:author="" w:date="2026-09-29T10:28:53Z">
        <w:r>
          <w:rPr>
            <w:rtl w:val="0"/>
            <w:lang w:val="ru-RU" w:bidi="ru-RU" w:eastAsia="ru-RU"/>
          </w:rPr>
          <w:t>о</w:t>
        </w:r>
      </w:ins>
      <w:ins w:id="99" w:author="" w:date="2026-09-29T10:28:43Z">
        <w:r>
          <w:t xml:space="preserve"> безопасности низковольтного оборудования</w:t>
        </w:r>
      </w:ins>
    </w:p>
    <w:p>
      <w:pPr>
        <w:pStyle w:val="P1"/>
        <w:rPr>
          <w:rtl w:val="0"/>
          <w:lang w:val="ru-RU" w:bidi="ru-RU" w:eastAsia="ru-RU"/>
          <w:ins w:id="100" w:author="" w:date="2026-09-29T10:29:04Z"/>
        </w:rPr>
      </w:pPr>
      <w:r>
        <w:br w:type="textWrapping"/>
      </w:r>
      <w:r>
        <w:t>б) Расшифруйте штрихкод EAN-13: определите страну-производителя по первым цифрам (460–469).</w:t>
      </w:r>
      <w:ins w:id="101" w:author="" w:date="2026-09-29T10:29:03Z">
        <w:r>
          <w:rPr>
            <w:rtl w:val="0"/>
            <w:lang w:val="ru-RU" w:bidi="ru-RU" w:eastAsia="ru-RU"/>
          </w:rPr>
          <w:t xml:space="preserve"> - </w:t>
        </w:r>
      </w:ins>
      <w:ins w:id="102" w:author="" w:date="2026-09-29T10:30:18Z">
        <w:r>
          <w:rPr>
            <w:rtl w:val="0"/>
            <w:lang w:val="en-US" w:bidi="en-US" w:eastAsia="en-US"/>
          </w:rPr>
          <w:t>Russia</w:t>
        </w:r>
      </w:ins>
    </w:p>
    <w:p>
      <w:pPr>
        <w:pStyle w:val="P1"/>
        <w:rPr>
          <w:rtl w:val="0"/>
          <w:lang w:val="en-US" w:bidi="en-US" w:eastAsia="en-US"/>
          <w:ins w:id="103" w:author="" w:date="2026-09-29T10:31:25Z"/>
        </w:rPr>
      </w:pPr>
      <w:r>
        <w:br w:type="textWrapping"/>
      </w:r>
      <w:r>
        <w:t>в)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  <w:ins w:id="104" w:author="" w:date="2026-09-29T10:31:09Z">
        <w:r>
          <w:rPr>
            <w:rtl w:val="0"/>
            <w:lang w:val="en-US" w:bidi="en-US" w:eastAsia="en-US"/>
          </w:rPr>
          <w:t xml:space="preserve"> - </w:t>
        </w:r>
      </w:ins>
    </w:p>
    <w:p>
      <w:pPr>
        <w:pStyle w:val="P1"/>
      </w:pPr>
      <w:ins w:id="105" w:author="" w:date="2026-09-29T10:31:15Z">
        <w:r>
          <w:rPr>
            <w:rtl w:val="0"/>
            <w:lang w:val="en-US" w:bidi="en-US" w:eastAsia="en-US"/>
          </w:rPr>
          <w:t>контрольная цифра не совпадает. Для первых 12 цифр 460123456789 сумма цифр на нечётных позициях равна 24</w:t>
        </w:r>
        <w:r>
          <w:rPr>
            <w:rtl w:val="0"/>
            <w:lang w:val="en-US" w:bidi="en-US" w:eastAsia="en-US"/>
          </w:rPr>
          <w:t xml:space="preserve"> сумма цифр на чётных позициях равна 31</w:t>
        </w:r>
      </w:ins>
      <w:ins w:id="106" w:author="" w:date="2026-09-29T10:31:42Z">
        <w:r>
          <w:rPr>
            <w:rtl w:val="0"/>
            <w:lang w:val="en-US" w:bidi="en-US" w:eastAsia="en-US"/>
          </w:rPr>
          <w:t>.</w:t>
        </w:r>
      </w:ins>
      <w:ins w:id="107" w:author="" w:date="2026-09-29T10:31:15Z">
        <w:r>
          <w:rPr>
            <w:rtl w:val="0"/>
            <w:lang w:val="en-US" w:bidi="en-US" w:eastAsia="en-US"/>
          </w:rPr>
          <w:t xml:space="preserve"> 24 + 31 </w:t>
        </w:r>
      </w:ins>
      <w:ins w:id="108" w:author="" w:date="2026-09-29T10:31:49Z">
        <w:r>
          <w:rPr>
            <w:rtl w:val="0"/>
            <w:lang w:val="en-US" w:bidi="en-US" w:eastAsia="en-US"/>
          </w:rPr>
          <w:t>*</w:t>
        </w:r>
      </w:ins>
      <w:ins w:id="109" w:author="" w:date="2026-09-29T10:31:15Z">
        <w:r>
          <w:rPr>
            <w:rtl w:val="0"/>
            <w:lang w:val="en-US" w:bidi="en-US" w:eastAsia="en-US"/>
          </w:rPr>
          <w:t xml:space="preserve"> 3 = 117. Ближайшее кратное 10 сверху </w:t>
        </w:r>
      </w:ins>
      <w:ins w:id="110" w:author="" w:date="2026-09-29T10:31:54Z">
        <w:r>
          <w:rPr>
            <w:rtl w:val="0"/>
            <w:lang w:val="en-US" w:bidi="en-US" w:eastAsia="en-US"/>
          </w:rPr>
          <w:t>-</w:t>
        </w:r>
      </w:ins>
      <w:ins w:id="111" w:author="" w:date="2026-09-29T10:31:15Z">
        <w:r>
          <w:rPr>
            <w:rtl w:val="0"/>
            <w:lang w:val="en-US" w:bidi="en-US" w:eastAsia="en-US"/>
          </w:rPr>
          <w:t xml:space="preserve"> 120</w:t>
        </w:r>
        <w:r>
          <w:rPr>
            <w:rtl w:val="0"/>
            <w:lang w:val="en-US" w:bidi="en-US" w:eastAsia="en-US"/>
          </w:rPr>
          <w:t xml:space="preserve"> поэтому расчётная контрольная цифра равна 120 </w:t>
        </w:r>
      </w:ins>
      <w:ins w:id="112" w:author="" w:date="2026-09-29T10:32:02Z">
        <w:r>
          <w:rPr>
            <w:rtl w:val="0"/>
            <w:lang w:val="en-US" w:bidi="en-US" w:eastAsia="en-US"/>
          </w:rPr>
          <w:t>-</w:t>
        </w:r>
      </w:ins>
      <w:ins w:id="113" w:author="" w:date="2026-09-29T10:31:15Z">
        <w:r>
          <w:rPr>
            <w:rtl w:val="0"/>
            <w:lang w:val="en-US" w:bidi="en-US" w:eastAsia="en-US"/>
          </w:rPr>
          <w:t xml:space="preserve"> 117 = 3. В представленном коде последняя цифра равна 0, следовательно</w:t>
        </w:r>
        <w:r>
          <w:rPr>
            <w:rtl w:val="0"/>
            <w:lang w:val="en-US" w:bidi="en-US" w:eastAsia="en-US"/>
          </w:rPr>
          <w:t xml:space="preserve"> код 4601234567890 не проходит проверку EAN-13</w:t>
        </w:r>
      </w:ins>
      <w:r>
        <w:br w:type="textWrapping"/>
      </w:r>
      <w:r>
        <w:br w:type="textWrapping"/>
      </w:r>
      <w:del w:id="114" w:author="" w:date="2026-09-29T10:31:11Z">
        <w:r>
          <w:delText>---</w:delText>
        </w:r>
        <w:r>
          <w:br w:type="textWrapping"/>
        </w:r>
      </w:del>
      <w:r>
        <w:br w:type="textWrapping"/>
      </w:r>
      <w:r>
        <w:t>Задание В4 . Документы по ГОСТ 19</w:t>
      </w:r>
      <w:r>
        <w:br w:type="textWrapping"/>
      </w:r>
      <w:r>
        <w:br w:type="textWrapping"/>
      </w:r>
      <w:r>
        <w:t>Вам нужно разработать мобильное приложение «Трекер привычек».</w:t>
      </w:r>
      <w:r>
        <w:br w:type="textWrapping"/>
      </w:r>
      <w:r>
        <w:br w:type="textWrapping"/>
      </w:r>
      <w:r>
        <w:t>а) Составьте шаблон ТЗ по ГОСТ 19.201-78 — перечислите 7 разделов (только названия).</w:t>
      </w:r>
      <w:r>
        <w:br w:type="textWrapping"/>
      </w:r>
      <w:r>
        <w:t>б) Какие документы проектной стадии по ГОСТ 19 вы подготовите? Назовите не менее 3.</w:t>
      </w:r>
      <w:r>
        <w:br w:type="textWrapping"/>
      </w:r>
      <w:r>
        <w:t>в) Чем отличается «Руководство системного программиста» от «Руководства оператора»? Кому адресован каждый документ?</w:t>
      </w:r>
      <w:r>
        <w:br w:type="textWrapping"/>
      </w:r>
      <w:r>
        <w:br w:type="textWrapping"/>
      </w:r>
    </w:p>
    <w:p/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cumentProtection w:edit="trackedChanges" w:enforcement="1" w:cryptProviderType="rsaAES" w:cryptAlgorithmClass="hash" w:cryptAlgorithmType="typeAny" w:cryptAlgorithmSid="14" w:cryptSpinCount="100000" w:hash="D3p2FI9t8/iG/eqbIqJKgshJBkb0cQP9B3E57PJgoGEPq39+aMmdYXBcBET2hSI1zAGvzDUNDG9G/z458enMOQ==" w:salt="pqAB/wj02iZ5erL+HmVhyQ=="/>
  <w:trackRevisions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paragraph" w:styleId="P2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 w:cs="Segoe UI"/>
      <w:sz w:val="18"/>
      <w:szCs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basedOn w:val="C0"/>
    <w:link w:val="P2"/>
    <w:semiHidden/>
    <w:rPr>
      <w:rFonts w:ascii="Segoe UI" w:hAnsi="Segoe UI" w:cs="Segoe UI"/>
      <w:sz w:val="18"/>
      <w:szCs w:val="18"/>
    </w:rPr>
  </w:style>
  <w:style w:type="character" w:styleId="C4">
    <w:name w:val="Placeholder Text1"/>
    <w:basedOn w:val="C0"/>
    <w:semiHidden/>
    <w:rPr>
      <w:color w:val="80808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local</dc:creator>
  <dcterms:created xsi:type="dcterms:W3CDTF">2026-09-29T05:45:00Z</dcterms:created>
  <cp:lastModifiedBy>Черных Никита</cp:lastModifiedBy>
  <dcterms:modified xsi:type="dcterms:W3CDTF">2026-09-29T07:32:24Z</dcterms:modified>
  <cp:revision>4</cp:revision>
</cp:coreProperties>
</file>